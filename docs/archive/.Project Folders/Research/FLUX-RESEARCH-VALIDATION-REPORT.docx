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8470A" w14:textId="77777777" w:rsidR="00A55923" w:rsidRDefault="007B3536">
      <w:pPr>
        <w:pStyle w:val="Heading1"/>
      </w:pPr>
      <w:bookmarkStart w:id="0" w:name="flux-research-validation-report"/>
      <w:r>
        <w:t>Flux Research Validation Report</w:t>
      </w:r>
    </w:p>
    <w:p w14:paraId="77852518" w14:textId="77777777" w:rsidR="00193391" w:rsidRDefault="007B3536" w:rsidP="00193391">
      <w:pPr>
        <w:pStyle w:val="FirstParagraph"/>
        <w:rPr>
          <w:rPrChange w:id="1" w:author="Other Author" w:date="2025-11-23T16:12:00Z" w16du:dateUtc="2025-11-23T21:12:00Z">
            <w:rPr>
              <w:i/>
              <w:iCs/>
            </w:rPr>
          </w:rPrChange>
        </w:rPr>
      </w:pPr>
      <w:r>
        <w:rPr>
          <w:i/>
          <w:iCs/>
        </w:rPr>
        <w:t>Evidence Supporting Core Value Propositions</w:t>
      </w:r>
    </w:p>
    <w:p w14:paraId="1188470C" w14:textId="5EC5EE87" w:rsidR="00A55923" w:rsidRDefault="007B3536">
      <w:pPr>
        <w:pStyle w:val="BodyText"/>
        <w:pPrChange w:id="2" w:author="Other Author" w:date="2025-11-23T16:12:00Z" w16du:dateUtc="2025-11-23T21:12:00Z">
          <w:pPr>
            <w:pStyle w:val="FirstParagraph"/>
          </w:pPr>
        </w:pPrChange>
      </w:pPr>
      <w:ins w:id="3" w:author="Other Author" w:date="2025-11-23T16:12:00Z" w16du:dateUtc="2025-11-23T21:12:00Z">
        <w:r>
          <w:t>November 20, 2025</w:t>
        </w:r>
      </w:ins>
      <w:r>
        <w:br/>
      </w:r>
      <w:r>
        <w:rPr>
          <w:i/>
          <w:iCs/>
        </w:rPr>
        <w:t>Pre-MVP Validation Research Compilation</w:t>
      </w:r>
    </w:p>
    <w:p w14:paraId="1188470D" w14:textId="77777777" w:rsidR="00A55923" w:rsidRDefault="007B3536">
      <w:r>
        <w:pict w14:anchorId="11884781">
          <v:rect id="_x0000_i1025" style="width:0;height:1.5pt" o:hralign="center" o:hrstd="t" o:hr="t"/>
        </w:pict>
      </w:r>
    </w:p>
    <w:p w14:paraId="1188470E" w14:textId="77777777" w:rsidR="00A55923" w:rsidRDefault="007B3536">
      <w:pPr>
        <w:pStyle w:val="Heading1"/>
      </w:pPr>
      <w:bookmarkStart w:id="4" w:name="executive-summary"/>
      <w:bookmarkEnd w:id="0"/>
      <w:r>
        <w:t>EXECUTIVE SUMMARY</w:t>
      </w:r>
    </w:p>
    <w:p w14:paraId="1188470F" w14:textId="77777777" w:rsidR="00A55923" w:rsidRDefault="007B3536">
      <w:pPr>
        <w:pStyle w:val="FirstParagraph"/>
      </w:pPr>
      <w:r>
        <w:t>This document compiles rigorous academic research supporting Flux’s core value propositions. What makes Flux unique isn’t a single innovation—it’s the synthesis of seven independently validated behavioral mechanisms into a cohesive product experience that would be extraordinarily difficult for competitors to replicate.</w:t>
      </w:r>
    </w:p>
    <w:p w14:paraId="11884710" w14:textId="77777777" w:rsidR="00A55923" w:rsidRDefault="007B3536">
      <w:pPr>
        <w:pStyle w:val="BodyText"/>
      </w:pPr>
      <w:r>
        <w:t>The evidence is compelling. Conversational AI forms demonstrate 50% higher completion rates than traditional interfaces, directly addressing the #1 reason users abandon habit trackers: form fatigue. Financial incentives, especially when loss-framed, significantly outperform gamification alone—a finding validated across multiple randomized controlled trials with thousands of participants. Self-funded commitment accounts increased savings by 81% in landmark behavioral economics research. Social comparison thr</w:t>
      </w:r>
      <w:r>
        <w:t>ough percentile rankings has over 60 years of research validation. Habit strength scores built on the Self-Report Habit Index framework have been validated in hundreds of academic studies. Opportunity cost psychology shows robust effects across 39 studies. And interactive data engagement drives behavior change more effectively than passive dashboards.</w:t>
      </w:r>
    </w:p>
    <w:p w14:paraId="11884711" w14:textId="77777777" w:rsidR="00A55923" w:rsidRDefault="007B3536">
      <w:pPr>
        <w:pStyle w:val="BodyText"/>
      </w:pPr>
      <w:r>
        <w:t>But here’s what makes Flux genuinely defensible: the “triple moat” of AI chat interface, real money accountability, and behavioral indices. Each component is independently validated. Together, they create a product that can’t simply be copied. You can’t retrofit a chat-first interface onto an existing habit tracker—it requires rebuilding the entire user experience from scratch. You can’t add real banking infrastructure without massive investment in Stripe Treasury integration, compliance, and regulatory req</w:t>
      </w:r>
      <w:r>
        <w:t>uirements. And you can’t generate meaningful behavioral indices without scale and real financial stakes that ensure data quality.</w:t>
      </w:r>
    </w:p>
    <w:p w14:paraId="11884712" w14:textId="77777777" w:rsidR="00A55923" w:rsidRDefault="007B3536">
      <w:pPr>
        <w:pStyle w:val="BodyText"/>
      </w:pPr>
      <w:r>
        <w:t>This research compilation exists to answer a fundamental question: Is Flux built on validated behavioral science, or are we making untested assumptions? The answer is clear—every major design decision has strong empirical backing. The real questions lie not in whether these mechanisms work, but in how effectively we can implement them and whether our specific innovations (particularly the opportunity cost model and chat-first interface) will perform as well as their researched counterparts.</w:t>
      </w:r>
    </w:p>
    <w:p w14:paraId="11884713" w14:textId="77777777" w:rsidR="00A55923" w:rsidRDefault="007B3536">
      <w:r>
        <w:pict w14:anchorId="11884782">
          <v:rect id="_x0000_i1026" style="width:0;height:1.5pt" o:hralign="center" o:hrstd="t" o:hr="t"/>
        </w:pict>
      </w:r>
    </w:p>
    <w:p w14:paraId="11884714" w14:textId="77777777" w:rsidR="00A55923" w:rsidRDefault="007B3536">
      <w:pPr>
        <w:pStyle w:val="Heading1"/>
      </w:pPr>
      <w:bookmarkStart w:id="5" w:name="ai-chat-interface-vs.-forms"/>
      <w:bookmarkEnd w:id="4"/>
      <w:r>
        <w:lastRenderedPageBreak/>
        <w:t>1. AI CHAT INTERFACE VS. FORMS</w:t>
      </w:r>
    </w:p>
    <w:p w14:paraId="11884715" w14:textId="77777777" w:rsidR="00A55923" w:rsidRDefault="007B3536">
      <w:pPr>
        <w:pStyle w:val="FirstParagraph"/>
      </w:pPr>
      <w:r>
        <w:t>The first question we need to answer is deceptively simple: does conversational AI actually reduce form fatigue and increase completion rates compared to traditional form-based interfaces? This isn’t just an implementation detail—it’s the foundational hypothesis upon which Flux’s entire user experience is built.</w:t>
      </w:r>
    </w:p>
    <w:p w14:paraId="11884716" w14:textId="77777777" w:rsidR="00A55923" w:rsidRDefault="007B3536">
      <w:pPr>
        <w:pStyle w:val="Heading2"/>
      </w:pPr>
      <w:bookmarkStart w:id="6" w:name="the-case-for-conversational-interfaces"/>
      <w:r>
        <w:t>The Case for Conversational Interfaces</w:t>
      </w:r>
    </w:p>
    <w:p w14:paraId="11884717" w14:textId="77777777" w:rsidR="00A55923" w:rsidRDefault="007B3536">
      <w:pPr>
        <w:pStyle w:val="FirstParagraph"/>
      </w:pPr>
      <w:r>
        <w:t xml:space="preserve">The evidence here is striking. Conversational AI forms increased completion rates by </w:t>
      </w:r>
      <w:r>
        <w:rPr>
          <w:b/>
          <w:bCs/>
        </w:rPr>
        <w:t>50%</w:t>
      </w:r>
      <w:r>
        <w:t xml:space="preserve"> compared to traditional forms—not a marginal improvement, but a fundamental shift in user engagement. The chat-like format keeps users engaged throughout the data collection process because natural language interaction feels more like dialogue than task completion. When you can simply say “I ran 4 miles this morning” instead of navigating through multiple taps, field selections, and screens, the cognitive load plummets.</w:t>
      </w:r>
    </w:p>
    <w:p w14:paraId="11884718" w14:textId="77777777" w:rsidR="00A55923" w:rsidRDefault="007B3536">
      <w:pPr>
        <w:pStyle w:val="BodyText"/>
      </w:pPr>
      <w:r>
        <w:t xml:space="preserve">And this matters because form fatigue has been identified as the </w:t>
      </w:r>
      <w:r>
        <w:rPr>
          <w:b/>
          <w:bCs/>
        </w:rPr>
        <w:t>#1 reason users abandon habit trackers</w:t>
      </w:r>
      <w:r>
        <w:t>. Traditional forms require users to make dozens of micro-decisions: Which screen am I on? What field do I tap next? Did I select the right unit of measurement? Is this date correct? Each decision point is an opportunity for friction, for second-guessing, for abandonment. Conversational interfaces eliminate this visual complexity and decision fatigue by turning structured data entry into natural conversation.</w:t>
      </w:r>
    </w:p>
    <w:p w14:paraId="11884719" w14:textId="77777777" w:rsidR="00A55923" w:rsidRDefault="007B3536">
      <w:pPr>
        <w:pStyle w:val="BodyText"/>
      </w:pPr>
      <w:r>
        <w:t>The market agrees. The conversational AI market is growing at 25% CAGR and is projected to reach $50 billion by 2030, up from $13 billion in 2024. Some 45% of end users now prefer chatbots as their primary mode for customer service requests. This isn’t a fringe technology—it’s becoming the expected interface paradigm, particularly for simple, bounded interactions.</w:t>
      </w:r>
    </w:p>
    <w:p w14:paraId="1188471A" w14:textId="77777777" w:rsidR="00A55923" w:rsidRDefault="007B3536">
      <w:pPr>
        <w:pStyle w:val="Heading2"/>
      </w:pPr>
      <w:bookmarkStart w:id="7" w:name="the-critical-caveats"/>
      <w:bookmarkEnd w:id="6"/>
      <w:r>
        <w:t>The Critical Caveats</w:t>
      </w:r>
    </w:p>
    <w:p w14:paraId="1188471B" w14:textId="77777777" w:rsidR="00A55923" w:rsidRDefault="007B3536">
      <w:pPr>
        <w:pStyle w:val="FirstParagraph"/>
      </w:pPr>
      <w:r>
        <w:t xml:space="preserve">But here’s where we need to be honest about the research: conversational AI isn’t a universal solution. One major study found that chatbots can actually lead to </w:t>
      </w:r>
      <w:r>
        <w:rPr>
          <w:b/>
          <w:bCs/>
        </w:rPr>
        <w:t>lower perceived autonomy</w:t>
      </w:r>
      <w:r>
        <w:t xml:space="preserve"> compared to menu-based systems, especially when tasks are complex or users aren’t clear about what the chatbot can do. Higher cognitive load. Lower satisfaction if the interaction model is unclear. The Nielsen Norman Group’s findings reinforce this: conversational AI works brilliantly for limited, simple queries with short answers, but struggles with complex queries requiring nuanced information.</w:t>
      </w:r>
    </w:p>
    <w:p w14:paraId="1188471C" w14:textId="77777777" w:rsidR="00A55923" w:rsidRDefault="007B3536">
      <w:pPr>
        <w:pStyle w:val="BodyText"/>
      </w:pPr>
      <w:r>
        <w:t>This is why Flux’s success hinges on clarity and boundaries. Users must know exactly what they can ask for. Onboarding needs to teach the vocabulary: “Ran 4 miles this morning,” “I want to start meditating,” “Log today’s workout.” We need quick action chips for common requests and traditional UI as a fallback for complex scenarios. The 80% chat adoption metric in our Phase 3 validation isn’t arbitrary—it’s the threshold that determines whether our core hypothesis holds.</w:t>
      </w:r>
    </w:p>
    <w:p w14:paraId="1188471D" w14:textId="77777777" w:rsidR="00A55923" w:rsidRDefault="007B3536">
      <w:pPr>
        <w:pStyle w:val="Heading2"/>
      </w:pPr>
      <w:bookmarkStart w:id="8" w:name="why-this-validates-flux"/>
      <w:bookmarkEnd w:id="7"/>
      <w:r>
        <w:lastRenderedPageBreak/>
        <w:t>Why This Validates Flux</w:t>
      </w:r>
    </w:p>
    <w:p w14:paraId="1188471E" w14:textId="77777777" w:rsidR="00A55923" w:rsidRDefault="007B3536">
      <w:pPr>
        <w:pStyle w:val="FirstParagraph"/>
      </w:pPr>
      <w:r>
        <w:t xml:space="preserve">Here’s the thing: habit creation and activity logging are exactly the kind of simple, bounded tasks where chat interfaces excel. “Tell me when you ran” is objectively clearer than navigating a multi-step form with date pickers, duration fields, and distance selectors. The cognitive load reduction is real and measurable. More importantly, this is </w:t>
      </w:r>
      <w:r>
        <w:rPr>
          <w:b/>
          <w:bCs/>
        </w:rPr>
        <w:t>category-defining differentiation</w:t>
      </w:r>
      <w:r>
        <w:t>—you cannot retrofit chat as the primary interface onto an existing habit tracker without rebuilding the entire product from scratch.</w:t>
      </w:r>
    </w:p>
    <w:p w14:paraId="1188471F" w14:textId="77777777" w:rsidR="00A55923" w:rsidRDefault="007B3536">
      <w:pPr>
        <w:pStyle w:val="BodyText"/>
      </w:pPr>
      <w:r>
        <w:t>But we need to be clear-eyed about what happens if chat adoption fails. If users consistently prefer manual UI over conversational interaction, our core hypothesis breaks. The conversational interface would add friction rather than removing it, which would require significant iteration on prompts, UX, and guidance. This is precisely why we’re taking a staged validation approach—test the fundamental hypothesis before committing to expensive banking infrastructure.</w:t>
      </w:r>
    </w:p>
    <w:p w14:paraId="11884720" w14:textId="77777777" w:rsidR="00A55923" w:rsidRDefault="007B3536">
      <w:r>
        <w:pict w14:anchorId="11884783">
          <v:rect id="_x0000_i1027" style="width:0;height:1.5pt" o:hralign="center" o:hrstd="t" o:hr="t"/>
        </w:pict>
      </w:r>
    </w:p>
    <w:p w14:paraId="11884721" w14:textId="77777777" w:rsidR="00A55923" w:rsidRDefault="007B3536">
      <w:pPr>
        <w:pStyle w:val="Heading1"/>
      </w:pPr>
      <w:bookmarkStart w:id="9" w:name="real-money-vs.-gamification"/>
      <w:bookmarkEnd w:id="8"/>
      <w:bookmarkEnd w:id="5"/>
      <w:r>
        <w:t>2. REAL MONEY VS. GAMIFICATION</w:t>
      </w:r>
    </w:p>
    <w:p w14:paraId="11884722" w14:textId="77777777" w:rsidR="00A55923" w:rsidRDefault="007B3536">
      <w:pPr>
        <w:pStyle w:val="FirstParagraph"/>
      </w:pPr>
      <w:r>
        <w:t>Are financial incentives more effective than gamification and virtual rewards for sustained behavior change? This question sits at the heart of Flux’s value proposition, and fortunately, we have some of the most rigorous research in behavioral science to draw upon.</w:t>
      </w:r>
    </w:p>
    <w:p w14:paraId="11884723" w14:textId="77777777" w:rsidR="00A55923" w:rsidRDefault="007B3536">
      <w:pPr>
        <w:pStyle w:val="Heading2"/>
      </w:pPr>
      <w:bookmarkStart w:id="10" w:name="Xd5680552b29b7bd3bfc8d9d703ccd0fdb04a43d"/>
      <w:r>
        <w:t>The BE ACTIVE Trial: Gold Standard Evidence</w:t>
      </w:r>
    </w:p>
    <w:p w14:paraId="11884724" w14:textId="77777777" w:rsidR="00A55923" w:rsidRDefault="007B3536">
      <w:pPr>
        <w:pStyle w:val="FirstParagraph"/>
      </w:pPr>
      <w:r>
        <w:t>The BE ACTIVE trial stands as one of the most comprehensive studies on this question—1,062 participants with cardiovascular disease, tracked over 12 months with a 6-month post-intervention follow-up. The study design was elegant: four arms comparing control, gamification alone, loss-framed financial incentives alone, and both combined. They tracked physical activity via wearable devices, eliminating self-report bias.</w:t>
      </w:r>
    </w:p>
    <w:p w14:paraId="11884725" w14:textId="77777777" w:rsidR="00A55923" w:rsidRDefault="007B3536">
      <w:pPr>
        <w:pStyle w:val="BodyText"/>
      </w:pPr>
      <w:r>
        <w:t xml:space="preserve">The results tell a clear story. Gamification alone produced +538 daily steps versus control (statistically significant at p=0.0027). Financial incentives alone achieved +492 daily steps (p=0.0071). But the combination of gamification plus financial incentives? </w:t>
      </w:r>
      <w:r>
        <w:rPr>
          <w:b/>
          <w:bCs/>
        </w:rPr>
        <w:t>+734 daily steps</w:t>
      </w:r>
      <w:r>
        <w:t xml:space="preserve"> versus control (p&lt;0.0001), and this effect persisted six months after the intervention ended. The synergy between financial accountability and game-like elements proved more powerful than either mechanism alone.</w:t>
      </w:r>
    </w:p>
    <w:p w14:paraId="11884726" w14:textId="77777777" w:rsidR="00A55923" w:rsidRDefault="007B3536">
      <w:pPr>
        <w:pStyle w:val="BodyText"/>
      </w:pPr>
      <w:r>
        <w:t>The key mechanism? Loss aversion. Participants received $14 weekly into a virtual account and lost $2 for each missed day. The “endowment effect” kicked in—money already “yours” creates stronger motivation to avoid losing it than the prospect of earning the same amount. This isn’t theoretical behavioral economics; it’s measured behavioral change with clinical significance.</w:t>
      </w:r>
    </w:p>
    <w:p w14:paraId="11884727" w14:textId="77777777" w:rsidR="00A55923" w:rsidRDefault="007B3536">
      <w:pPr>
        <w:pStyle w:val="Heading2"/>
      </w:pPr>
      <w:bookmarkStart w:id="11" w:name="money-vs.-points-a-decisive-advantage"/>
      <w:bookmarkEnd w:id="10"/>
      <w:r>
        <w:lastRenderedPageBreak/>
        <w:t>Money vs. Points: A Decisive Advantage</w:t>
      </w:r>
    </w:p>
    <w:p w14:paraId="11884728" w14:textId="77777777" w:rsidR="00A55923" w:rsidRDefault="007B3536">
      <w:pPr>
        <w:pStyle w:val="FirstParagraph"/>
      </w:pPr>
      <w:r>
        <w:t>Another study found that “money had a large advantage over psychological motivators.” Even minimal monetary incentives—as little as one cent—proved significantly more motivating than gamification points in U.S. populations. The gamification treatment, despite accumulating points like a video game, couldn’t match the effectiveness of minimal pay. Cultural context matters here; the effect is stronger in WEIRD (Western, Educated, Industrialized, Rich, Democratic) cultures, which happens to be Flux’s primary ma</w:t>
      </w:r>
      <w:r>
        <w:t>rket.</w:t>
      </w:r>
    </w:p>
    <w:p w14:paraId="11884729" w14:textId="77777777" w:rsidR="00A55923" w:rsidRDefault="007B3536">
      <w:pPr>
        <w:pStyle w:val="BodyText"/>
      </w:pPr>
      <w:r>
        <w:t>The Veterans Physical Activity Trial reinforced this finding. Gamification alone? No significant increase in physical activity. Gamification combined with loss-framed financial incentives? A 20% increase in daily steps. The financial component wasn’t just helpful—it was essential for driving behavior change. Without continued incentives after the intervention ended, effects didn’t sustain, highlighting the importance of ongoing accountability mechanisms.</w:t>
      </w:r>
    </w:p>
    <w:p w14:paraId="1188472A" w14:textId="77777777" w:rsidR="00A55923" w:rsidRDefault="007B3536">
      <w:pPr>
        <w:pStyle w:val="Heading2"/>
      </w:pPr>
      <w:bookmarkStart w:id="12" w:name="what-participants-actually-said"/>
      <w:bookmarkEnd w:id="11"/>
      <w:r>
        <w:t>What Participants Actually Said</w:t>
      </w:r>
    </w:p>
    <w:p w14:paraId="1188472B" w14:textId="77777777" w:rsidR="00A55923" w:rsidRDefault="007B3536">
      <w:pPr>
        <w:pStyle w:val="FirstParagraph"/>
      </w:pPr>
      <w:r>
        <w:t xml:space="preserve">The qualitative insights from these studies are revealing. One participant captured the essence: “The incentive to do it was not the money that I was given. It was more that </w:t>
      </w:r>
      <w:r>
        <w:rPr>
          <w:b/>
          <w:bCs/>
        </w:rPr>
        <w:t>somebody was watching me</w:t>
      </w:r>
      <w:r>
        <w:t xml:space="preserve">.” Another noted, “I really like the </w:t>
      </w:r>
      <w:r>
        <w:rPr>
          <w:b/>
          <w:bCs/>
        </w:rPr>
        <w:t>accountability</w:t>
      </w:r>
      <w:r>
        <w:t xml:space="preserve"> that goes with targets.” Even high performers reported that financial amounts weren’t particularly motivating, but the accountability itself was powerful.</w:t>
      </w:r>
    </w:p>
    <w:p w14:paraId="1188472C" w14:textId="77777777" w:rsidR="00A55923" w:rsidRDefault="007B3536">
      <w:pPr>
        <w:pStyle w:val="BodyText"/>
      </w:pPr>
      <w:r>
        <w:t>Gamification was appreciated as the “fun part of intervention” but not the primary motivator. Low performers felt game elements weren’t sufficient motivation on their own. Points and levels were entertaining but not compelling enough for sustained effort. This distinction matters for Flux: financial accountability provides the scaffolding for behavior change, while game-like elements (behavioral indices, progress visualization) enhance engagement without carrying the full motivational load.</w:t>
      </w:r>
    </w:p>
    <w:p w14:paraId="1188472D" w14:textId="77777777" w:rsidR="00A55923" w:rsidRDefault="007B3536">
      <w:pPr>
        <w:pStyle w:val="Heading2"/>
      </w:pPr>
      <w:bookmarkStart w:id="13" w:name="why-fluxs-model-is-optimal"/>
      <w:bookmarkEnd w:id="12"/>
      <w:r>
        <w:t>Why Flux’s Model Is Optimal</w:t>
      </w:r>
    </w:p>
    <w:p w14:paraId="1188472E" w14:textId="77777777" w:rsidR="00A55923" w:rsidRDefault="007B3536">
      <w:pPr>
        <w:pStyle w:val="FirstParagraph"/>
      </w:pPr>
      <w:r>
        <w:t>Flux’s self-funded transfer model takes these insights and addresses their limitations. Unlike intervention studies requiring external funding to pay participants, Flux’s approach is infinitely scalable—users provide their own “stakes” through potential transfers. This leverages loss aversion without external costs. Users see money they “could have earned” through opportunity cost, which feels less punishing than actual penalties while maintaining psychological leverage.</w:t>
      </w:r>
    </w:p>
    <w:p w14:paraId="1188472F" w14:textId="77777777" w:rsidR="00A55923" w:rsidRDefault="007B3536">
      <w:pPr>
        <w:pStyle w:val="BodyText"/>
      </w:pPr>
      <w:r>
        <w:t xml:space="preserve">Critically, Flux uses </w:t>
      </w:r>
      <w:r>
        <w:rPr>
          <w:b/>
          <w:bCs/>
        </w:rPr>
        <w:t>pure positive reinforcement</w:t>
      </w:r>
      <w:r>
        <w:t>. Users never actually lose money they’ve deposited, unlike services like StickK or Beeminder. They only forgo potential earnings, which maintains accountability without the emotional backlash of financial punishment. The research shows that accountability drives behavior change more than money itself—Flux provides visible, measurable accountability through financial tracking without actual financial penalties.</w:t>
      </w:r>
    </w:p>
    <w:p w14:paraId="11884730" w14:textId="77777777" w:rsidR="00A55923" w:rsidRDefault="007B3536">
      <w:pPr>
        <w:pStyle w:val="BodyText"/>
      </w:pPr>
      <w:r>
        <w:lastRenderedPageBreak/>
        <w:t>And here’s the competitive advantage: real banking infrastructure creates a category-defining moat. Stripe Treasury integration costs upward of $450,000 to develop. Banking compliance, security requirements, regulatory frameworks—these aren’t trivial additions. Competitors can’t simply “bolt on” real money features. It requires complete product rebuilding, giving Flux first-mover advantage in the behavioral finance plus habit tracking space.</w:t>
      </w:r>
    </w:p>
    <w:p w14:paraId="11884731" w14:textId="77777777" w:rsidR="00A55923" w:rsidRDefault="007B3536">
      <w:pPr>
        <w:pStyle w:val="Heading2"/>
      </w:pPr>
      <w:bookmarkStart w:id="14" w:name="the-open-questions"/>
      <w:bookmarkEnd w:id="13"/>
      <w:r>
        <w:t>The Open Questions</w:t>
      </w:r>
    </w:p>
    <w:p w14:paraId="11884732" w14:textId="77777777" w:rsidR="00A55923" w:rsidRDefault="007B3536">
      <w:pPr>
        <w:pStyle w:val="FirstParagraph"/>
      </w:pPr>
      <w:r>
        <w:t>But we need to be honest about what requires validation. The BE ACTIVE study’s combination approach showed best results, suggesting Flux needs both financial accountability and engaging elements (behavioral indices). We must validate whether opportunity cost psychology works as effectively as loss aversion, whether users will engage without external payment sources, whether behavioral indices provide sufficient “gamification,” and whether the self-funded model maintains 6+ month engagement. These aren’t aca</w:t>
      </w:r>
      <w:r>
        <w:t>demic questions—they’re make-or-break assumptions for the business model.</w:t>
      </w:r>
    </w:p>
    <w:p w14:paraId="11884733" w14:textId="77777777" w:rsidR="00A55923" w:rsidRDefault="007B3536">
      <w:r>
        <w:pict w14:anchorId="11884784">
          <v:rect id="_x0000_i1028" style="width:0;height:1.5pt" o:hralign="center" o:hrstd="t" o:hr="t"/>
        </w:pict>
      </w:r>
    </w:p>
    <w:p w14:paraId="11884734" w14:textId="77777777" w:rsidR="00A55923" w:rsidRDefault="007B3536">
      <w:pPr>
        <w:pStyle w:val="Heading1"/>
      </w:pPr>
      <w:bookmarkStart w:id="15" w:name="commitment-devices-behavioral-economics"/>
      <w:bookmarkEnd w:id="14"/>
      <w:bookmarkEnd w:id="9"/>
      <w:r>
        <w:t>3. COMMITMENT DEVICES &amp; BEHAVIORAL ECONOMICS</w:t>
      </w:r>
    </w:p>
    <w:p w14:paraId="11884735" w14:textId="77777777" w:rsidR="00A55923" w:rsidRDefault="007B3536">
      <w:pPr>
        <w:pStyle w:val="FirstParagraph"/>
      </w:pPr>
      <w:r>
        <w:t>Do commitment devices—mechanisms that restrict future choices—effectively promote desired behaviors? The evidence is unequivocal, and the implications for Flux are profound.</w:t>
      </w:r>
    </w:p>
    <w:p w14:paraId="11884736" w14:textId="77777777" w:rsidR="00A55923" w:rsidRDefault="007B3536">
      <w:pPr>
        <w:pStyle w:val="Heading2"/>
      </w:pPr>
      <w:bookmarkStart w:id="16" w:name="the-seed-savings-study-an-81-increase"/>
      <w:r>
        <w:t>The SEED Savings Study: An 81% Increase</w:t>
      </w:r>
    </w:p>
    <w:p w14:paraId="11884737" w14:textId="77777777" w:rsidR="00A55923" w:rsidRDefault="007B3536">
      <w:pPr>
        <w:pStyle w:val="FirstParagraph"/>
      </w:pPr>
      <w:r>
        <w:t xml:space="preserve">The landmark study on commitment devices involved 1,777 participants in the Philippines offered commitment savings accounts that restricted withdrawals until reaching a goal date or amount. This was a proper randomized controlled trial with 12-month follow-up. The results were dramatic: an </w:t>
      </w:r>
      <w:r>
        <w:rPr>
          <w:b/>
          <w:bCs/>
        </w:rPr>
        <w:t>81% increase</w:t>
      </w:r>
      <w:r>
        <w:t xml:space="preserve"> in savings after 12 months for the treatment group versus control. Some 28% of those offered commitment accounts opened one, and the effect was largest for those with time-inconsistent preferences—people who struggle with hyperbolic discounting, who overvalue immediate gratification.</w:t>
      </w:r>
    </w:p>
    <w:p w14:paraId="11884738" w14:textId="77777777" w:rsidR="00A55923" w:rsidRDefault="007B3536">
      <w:pPr>
        <w:pStyle w:val="BodyText"/>
      </w:pPr>
      <w:r>
        <w:t>Why do commitment devices work? They mitigate present bias by forcing “present self” to honor “past self’s” better judgment. Think of Odysseus tying himself to the mast to resist the sirens—external constraints supplement limited willpower. Regular interaction with the commitment mechanism keeps goals salient. And there’s an identity component: public or semi-public commitments strengthen identity as “a person who follows through.”</w:t>
      </w:r>
    </w:p>
    <w:p w14:paraId="11884739" w14:textId="77777777" w:rsidR="00A55923" w:rsidRDefault="007B3536">
      <w:pPr>
        <w:pStyle w:val="Heading2"/>
      </w:pPr>
      <w:bookmarkStart w:id="17" w:name="flux-as-sophisticated-commitment-device"/>
      <w:bookmarkEnd w:id="16"/>
      <w:r>
        <w:t>Flux as Sophisticated Commitment Device</w:t>
      </w:r>
    </w:p>
    <w:p w14:paraId="1188473A" w14:textId="77777777" w:rsidR="00A55923" w:rsidRDefault="007B3536">
      <w:pPr>
        <w:pStyle w:val="FirstParagraph"/>
      </w:pPr>
      <w:r>
        <w:t xml:space="preserve">Flux operates as a sophisticated commitment device through multiple mechanisms working in concert. Users pre-commit to transfer amounts before the temptation moment—this locks in “past self’s” better judgment. Daily and weekly accountability cycles create repeated commitment moments rather than a single long-term pledge, which research shows is more effective. The visible portfolio dashboard constantly reminds users </w:t>
      </w:r>
      <w:r>
        <w:lastRenderedPageBreak/>
        <w:t>of commitments and progress, with the financial metaphor reinforcing an “investment” mindset.</w:t>
      </w:r>
    </w:p>
    <w:p w14:paraId="1188473B" w14:textId="77777777" w:rsidR="00A55923" w:rsidRDefault="007B3536">
      <w:pPr>
        <w:pStyle w:val="BodyText"/>
      </w:pPr>
      <w:r>
        <w:t>Behavioral indices add a social dimension—comparison to others creates a form of “semi-public” commitment through aggregate data. And critically, the opt-in design means users voluntarily choose habits and transfer amounts. Research shows self-imposed constraints are more effective than externally mandated ones. People don’t resent restrictions they’ve chosen for themselves.</w:t>
      </w:r>
    </w:p>
    <w:p w14:paraId="1188473C" w14:textId="77777777" w:rsidR="00A55923" w:rsidRDefault="007B3536">
      <w:pPr>
        <w:pStyle w:val="Heading2"/>
      </w:pPr>
      <w:bookmarkStart w:id="18" w:name="X05f0725dc7473d0b6fa285f213e0a2f626d096c"/>
      <w:bookmarkEnd w:id="17"/>
      <w:r>
        <w:t>The Balance Between Commitment and Flexibility</w:t>
      </w:r>
    </w:p>
    <w:p w14:paraId="1188473D" w14:textId="77777777" w:rsidR="00A55923" w:rsidRDefault="007B3536">
      <w:pPr>
        <w:pStyle w:val="FirstParagraph"/>
      </w:pPr>
      <w:r>
        <w:t>Here’s the crucial caveat: overly rigid commitment devices backfire. If commitments feel too constraining, users abandon the system entirely. The “what the hell effect” kicks in—a single failure leads to complete disengagement. Research emphasizes the need for easy ability to modify habits, pause tracking, and adjust goals.</w:t>
      </w:r>
    </w:p>
    <w:p w14:paraId="1188473E" w14:textId="77777777" w:rsidR="00A55923" w:rsidRDefault="007B3536">
      <w:pPr>
        <w:pStyle w:val="BodyText"/>
      </w:pPr>
      <w:r>
        <w:t>Flux’s solution? No penalties for missed days, only missed earning opportunities. Users can edit habits, adjust transfer amounts, and pause anytime. This provides structure without punishment. The commitment device is present but forgiving, which behavioral research suggests is the sweet spot for sustained engagement rather than short-term compliance followed by abandonment.</w:t>
      </w:r>
    </w:p>
    <w:p w14:paraId="1188473F" w14:textId="77777777" w:rsidR="00A55923" w:rsidRDefault="007B3536">
      <w:r>
        <w:pict w14:anchorId="11884785">
          <v:rect id="_x0000_i1029" style="width:0;height:1.5pt" o:hralign="center" o:hrstd="t" o:hr="t"/>
        </w:pict>
      </w:r>
    </w:p>
    <w:p w14:paraId="11884740" w14:textId="77777777" w:rsidR="00A55923" w:rsidRDefault="007B3536">
      <w:pPr>
        <w:pStyle w:val="Heading1"/>
      </w:pPr>
      <w:bookmarkStart w:id="19" w:name="social-comparison-behavioral-indices"/>
      <w:bookmarkEnd w:id="18"/>
      <w:bookmarkEnd w:id="15"/>
      <w:r>
        <w:t>4. SOCIAL COMPARISON &amp; BEHAVIORAL INDICES</w:t>
      </w:r>
    </w:p>
    <w:p w14:paraId="11884741" w14:textId="77777777" w:rsidR="00A55923" w:rsidRDefault="007B3536">
      <w:pPr>
        <w:pStyle w:val="FirstParagraph"/>
      </w:pPr>
      <w:r>
        <w:t>Does comparing individual performance to peer groups motivate behavior change? This question has 60+ years of research behind it, dating back to Leon Festinger’s foundational Social Comparison Theory in 1954.</w:t>
      </w:r>
    </w:p>
    <w:p w14:paraId="11884742" w14:textId="77777777" w:rsidR="00A55923" w:rsidRDefault="007B3536">
      <w:pPr>
        <w:pStyle w:val="Heading2"/>
      </w:pPr>
      <w:bookmarkStart w:id="20" w:name="the-power-of-percentile-rankings"/>
      <w:r>
        <w:t>The Power of Percentile Rankings</w:t>
      </w:r>
    </w:p>
    <w:p w14:paraId="11884743" w14:textId="77777777" w:rsidR="00A55923" w:rsidRDefault="007B3536">
      <w:pPr>
        <w:pStyle w:val="FirstParagraph"/>
      </w:pPr>
      <w:r>
        <w:t>Festinger’s core insight was that humans have an innate drive to evaluate themselves by comparing to others, especially on ambiguous attributes. Sixty years of subsequent research has validated this across virtually every domain: energy conservation, health behaviors, academic performance, financial savings. The effect is most powerful when comparison is to “similar others”—same demographic, life stage, or goals. And percentile rankings prove particularly effective because they provide a clear, interpretabl</w:t>
      </w:r>
      <w:r>
        <w:t>e benchmark.</w:t>
      </w:r>
    </w:p>
    <w:p w14:paraId="11884744" w14:textId="77777777" w:rsidR="00A55923" w:rsidRDefault="007B3536">
      <w:pPr>
        <w:pStyle w:val="BodyText"/>
      </w:pPr>
      <w:r>
        <w:t>Consider the Opower energy conservation program. Home energy reports showed household usage compared to neighbors, producing a 2-3% reduction in energy consumption. That might sound modest, but the effect persisted for years after the program ended and scaled to millions of households. The most effective component? Showing percentile rankings: “You used more energy than 80% of your neighbors.” That simple comparison drove measurable behavioral change.</w:t>
      </w:r>
    </w:p>
    <w:p w14:paraId="11884745" w14:textId="77777777" w:rsidR="00A55923" w:rsidRDefault="007B3536">
      <w:pPr>
        <w:pStyle w:val="BodyText"/>
      </w:pPr>
      <w:r>
        <w:lastRenderedPageBreak/>
        <w:t>Fitbit and wearable device research reinforces this. Users engaging with social comparison features showed significantly higher step counts than solo users, better long-term retention, more consistent tracking behavior, and sustained motivation through leaderboards and friend challenges. Duolingo found the same pattern—social features like leagues and leaderboards significantly increased daily active users, with competitive elements driving engagement even without monetary stakes. Users report “checking ran</w:t>
      </w:r>
      <w:r>
        <w:t>kings” as motivation to maintain streaks.</w:t>
      </w:r>
    </w:p>
    <w:p w14:paraId="11884746" w14:textId="77777777" w:rsidR="00A55923" w:rsidRDefault="007B3536">
      <w:pPr>
        <w:pStyle w:val="Heading2"/>
      </w:pPr>
      <w:bookmarkStart w:id="21" w:name="how-flux-differentiates-through-indices"/>
      <w:bookmarkEnd w:id="20"/>
      <w:r>
        <w:t>How Flux Differentiates Through Indices</w:t>
      </w:r>
    </w:p>
    <w:p w14:paraId="11884747" w14:textId="77777777" w:rsidR="00A55923" w:rsidRDefault="007B3536">
      <w:pPr>
        <w:pStyle w:val="FirstParagraph"/>
      </w:pPr>
      <w:r>
        <w:t>Unlike generic leaderboards that can trigger anxiety and resentment, Flux’s behavioral indices provide something more sophisticated. Categorical comparison: How do you stack up specifically to others working on “Exercise,” “Reading,” or “Meditation”? Anonymized benchmarking: No individual competition, just aggregate performance data that reduces social anxiety while maintaining motivation. Financial context: Indices show “earnings potential”—how much others are transferring for similar habits, which calibra</w:t>
      </w:r>
      <w:r>
        <w:t>tes realistic expectations.</w:t>
      </w:r>
    </w:p>
    <w:p w14:paraId="11884748" w14:textId="77777777" w:rsidR="00A55923" w:rsidRDefault="007B3536">
      <w:pPr>
        <w:pStyle w:val="BodyText"/>
      </w:pPr>
      <w:r>
        <w:t>The indices track multi-dimensional metrics: consistency score, streak length, total transfers, habit strength. This is richer than a single “points” metric. And the professional analytics framing positions behavior change as data-driven optimization rather than game or competition, appealing to Flux’s target demographic of data-driven individuals.</w:t>
      </w:r>
    </w:p>
    <w:p w14:paraId="11884749" w14:textId="77777777" w:rsidR="00A55923" w:rsidRDefault="007B3536">
      <w:pPr>
        <w:pStyle w:val="Heading2"/>
      </w:pPr>
      <w:bookmarkStart w:id="22" w:name="why-indices-are-critical-for-flux"/>
      <w:bookmarkEnd w:id="21"/>
      <w:r>
        <w:t>Why Indices Are Critical for Flux</w:t>
      </w:r>
    </w:p>
    <w:p w14:paraId="1188474A" w14:textId="77777777" w:rsidR="00A55923" w:rsidRDefault="007B3536">
      <w:pPr>
        <w:pStyle w:val="FirstParagraph"/>
      </w:pPr>
      <w:r>
        <w:t>Behavioral indices serve multiple strategic purposes. They validate the investment metaphor—just as financial indices like the S&amp;P 500 benchmark market performance, behavioral indices benchmark habit performance. They drive engagement without penalties—users naturally want to “beat the index,” providing motivation beyond personal transfers. The aggregate data becomes a scalable asset that grows more valuable with scale, potentially licensable to insurance companies, corporate wellness programs, and research</w:t>
      </w:r>
      <w:r>
        <w:t xml:space="preserve"> institutions. And perhaps most importantly, no competitor has real-money-backed behavioral benchmarking. This is impossible to retrofit onto gamified apps without rebuilding from the ground up.</w:t>
      </w:r>
    </w:p>
    <w:p w14:paraId="1188474B" w14:textId="77777777" w:rsidR="00A55923" w:rsidRDefault="007B3536">
      <w:pPr>
        <w:pStyle w:val="BodyText"/>
      </w:pPr>
      <w:r>
        <w:t>But research shows social comparison can backfire if too competitive (creating anxiety), comparisons seem unfair (different starting points), or public rankings shame poor performers. Flux mitigates these risks through anonymous aggregate data only, opt-in viewing of indices, multiple dimensions of comparison rather than single winners, and framing as “benchmarking” and “calibration” rather than “competition.” The goal is motivation without toxicity.</w:t>
      </w:r>
    </w:p>
    <w:p w14:paraId="1188474C" w14:textId="77777777" w:rsidR="00A55923" w:rsidRDefault="007B3536">
      <w:r>
        <w:pict w14:anchorId="11884786">
          <v:rect id="_x0000_i1030" style="width:0;height:1.5pt" o:hralign="center" o:hrstd="t" o:hr="t"/>
        </w:pict>
      </w:r>
    </w:p>
    <w:p w14:paraId="1188474D" w14:textId="77777777" w:rsidR="00A55923" w:rsidRDefault="007B3536">
      <w:pPr>
        <w:pStyle w:val="Heading1"/>
      </w:pPr>
      <w:bookmarkStart w:id="23" w:name="Xca42de2c5541775376cc6368e4da087564c668e"/>
      <w:bookmarkEnd w:id="22"/>
      <w:bookmarkEnd w:id="19"/>
      <w:r>
        <w:lastRenderedPageBreak/>
        <w:t>5. HABIT STRENGTH SCORES &amp; THE 66-DAY THRESHOLD</w:t>
      </w:r>
    </w:p>
    <w:p w14:paraId="1188474E" w14:textId="77777777" w:rsidR="00A55923" w:rsidRDefault="007B3536">
      <w:pPr>
        <w:pStyle w:val="FirstParagraph"/>
      </w:pPr>
      <w:r>
        <w:t>How do we measure habit strength beyond simple completion tracking? The Self-Report Habit Index (SRHI), developed by Verplanken and Orbell in 2003 and refined by Gardner in 2012, provides the answer. This framework has been validated in hundreds of academic studies across psychology, health behavior, and consumer research.</w:t>
      </w:r>
    </w:p>
    <w:p w14:paraId="1188474F" w14:textId="77777777" w:rsidR="00A55923" w:rsidRDefault="007B3536">
      <w:pPr>
        <w:pStyle w:val="Heading2"/>
      </w:pPr>
      <w:bookmarkStart w:id="24" w:name="the-four-dimensions-of-habit-strength"/>
      <w:r>
        <w:t>The Four Dimensions of Habit Strength</w:t>
      </w:r>
    </w:p>
    <w:p w14:paraId="11884750" w14:textId="77777777" w:rsidR="00A55923" w:rsidRDefault="007B3536">
      <w:pPr>
        <w:pStyle w:val="FirstParagraph"/>
      </w:pPr>
      <w:r>
        <w:t xml:space="preserve">SRHI measures four critical aspects of habit strength. </w:t>
      </w:r>
      <w:r>
        <w:rPr>
          <w:b/>
          <w:bCs/>
        </w:rPr>
        <w:t>Automaticity</w:t>
      </w:r>
      <w:r>
        <w:t xml:space="preserve">: “I do it without thinking”—the behavior happens with minimal conscious deliberation. </w:t>
      </w:r>
      <w:r>
        <w:rPr>
          <w:b/>
          <w:bCs/>
        </w:rPr>
        <w:t>Frequency</w:t>
      </w:r>
      <w:r>
        <w:t xml:space="preserve">: how often the behavior occurs, which reinforces neural pathways. </w:t>
      </w:r>
      <w:r>
        <w:rPr>
          <w:b/>
          <w:bCs/>
        </w:rPr>
        <w:t>Identity integration</w:t>
      </w:r>
      <w:r>
        <w:t xml:space="preserve">: “It’s part of who I am”—the behavior becomes linked to self-concept. And </w:t>
      </w:r>
      <w:r>
        <w:rPr>
          <w:b/>
          <w:bCs/>
        </w:rPr>
        <w:t>history</w:t>
      </w:r>
      <w:r>
        <w:t>: how long the behavior has been performed, since habits strengthen over time through repetition.</w:t>
      </w:r>
    </w:p>
    <w:p w14:paraId="11884751" w14:textId="77777777" w:rsidR="00A55923" w:rsidRDefault="007B3536">
      <w:pPr>
        <w:pStyle w:val="BodyText"/>
      </w:pPr>
      <w:r>
        <w:t xml:space="preserve">The landmark finding from Lally’s 2010 UCL study established that it takes an average of </w:t>
      </w:r>
      <w:r>
        <w:rPr>
          <w:b/>
          <w:bCs/>
        </w:rPr>
        <w:t>66 days</w:t>
      </w:r>
      <w:r>
        <w:t xml:space="preserve"> to reach the automaticity plateau—the point where a behavior truly becomes habitual. The range is wide (18-254 days) depending on complexity. Simple habits like drinking water automated faster than complex ones like exercise routines. And critically, missing a single day didn’t derail formation. Consistency proved more important than perfection, which has major implications for how Flux should handle missed days.</w:t>
      </w:r>
    </w:p>
    <w:p w14:paraId="11884752" w14:textId="77777777" w:rsidR="00A55923" w:rsidRDefault="007B3536">
      <w:pPr>
        <w:pStyle w:val="Heading2"/>
      </w:pPr>
      <w:bookmarkStart w:id="25" w:name="fluxs-habit-strength-score"/>
      <w:bookmarkEnd w:id="24"/>
      <w:r>
        <w:t>Flux’s Habit Strength Score</w:t>
      </w:r>
    </w:p>
    <w:p w14:paraId="11884753" w14:textId="77777777" w:rsidR="00A55923" w:rsidRDefault="007B3536">
      <w:pPr>
        <w:pStyle w:val="FirstParagraph"/>
      </w:pPr>
      <w:r>
        <w:t>Flux adapts SRHI into a quantitative score based on measurable behaviors: consistency (completion rate over a rolling 30-day window), duration (days since habit creation), current streak length, and recovery speed (how quickly users resume after missed days). The score progression maps to research milestones: 0-30 days is “Building” (most vulnerable to abandonment), 30-66 days is “Strengthening” (requires continued attention), and 66+ days is “Automatic” (maintenance phase where the habit has become ingrain</w:t>
      </w:r>
      <w:r>
        <w:t>ed).</w:t>
      </w:r>
    </w:p>
    <w:p w14:paraId="11884754" w14:textId="77777777" w:rsidR="00A55923" w:rsidRDefault="007B3536">
      <w:pPr>
        <w:pStyle w:val="BodyText"/>
      </w:pPr>
      <w:r>
        <w:t>This matters because it moves beyond binary “did it/didn’t do it” tracking to show progression toward automaticity. The AI can provide personalized coaching based on HSS level—suggesting frequency reduction if scores are stagnating, for instance. Users get research-backed context for realistic expectations; the 66-day threshold helps them understand habit formation takes time. And crucially, this becomes a validation metric: we can measure actual behavior change versus just engagement with the app.</w:t>
      </w:r>
    </w:p>
    <w:p w14:paraId="11884755" w14:textId="77777777" w:rsidR="00A55923" w:rsidRDefault="007B3536">
      <w:r>
        <w:pict w14:anchorId="11884787">
          <v:rect id="_x0000_i1031" style="width:0;height:1.5pt" o:hralign="center" o:hrstd="t" o:hr="t"/>
        </w:pict>
      </w:r>
    </w:p>
    <w:p w14:paraId="11884756" w14:textId="77777777" w:rsidR="00A55923" w:rsidRDefault="007B3536">
      <w:pPr>
        <w:pStyle w:val="Heading1"/>
      </w:pPr>
      <w:bookmarkStart w:id="26" w:name="opportunity-cost-psychology"/>
      <w:bookmarkEnd w:id="25"/>
      <w:bookmarkEnd w:id="23"/>
      <w:r>
        <w:t>6. OPPORTUNITY COST PSYCHOLOGY</w:t>
      </w:r>
    </w:p>
    <w:p w14:paraId="11884757" w14:textId="77777777" w:rsidR="00A55923" w:rsidRDefault="007B3536">
      <w:pPr>
        <w:pStyle w:val="FirstParagraph"/>
      </w:pPr>
      <w:r>
        <w:t>Do people respond to missed opportunities (opportunity cost) as strongly as actual losses? This question is central to Flux’s business model, and the research provides a nuanced answer.</w:t>
      </w:r>
    </w:p>
    <w:p w14:paraId="11884758" w14:textId="77777777" w:rsidR="00A55923" w:rsidRDefault="007B3536">
      <w:pPr>
        <w:pStyle w:val="Heading2"/>
      </w:pPr>
      <w:bookmarkStart w:id="27" w:name="the-salience-problem"/>
      <w:r>
        <w:lastRenderedPageBreak/>
        <w:t>The Salience Problem</w:t>
      </w:r>
    </w:p>
    <w:p w14:paraId="11884759" w14:textId="77777777" w:rsidR="00A55923" w:rsidRDefault="007B3536">
      <w:pPr>
        <w:pStyle w:val="FirstParagraph"/>
      </w:pPr>
      <w:r>
        <w:t>Frederick’s 2009 meta-analysis of 39 studies found a robust effect for opportunity cost consideration, with Cohen’s d ranging from 0.22 to 0.85 depending on context. But here’s the critical insight: people systematically underweight opportunity costs compared to out-of-pocket costs. The phenomenon is called “opportunity cost neglect”—we naturally focus on immediate costs and benefits while foregone alternatives fade into the background. “What I didn’t earn” feels less real than “what I spent.”</w:t>
      </w:r>
    </w:p>
    <w:p w14:paraId="1188475A" w14:textId="77777777" w:rsidR="00A55923" w:rsidRDefault="007B3536">
      <w:pPr>
        <w:pStyle w:val="BodyText"/>
      </w:pPr>
      <w:r>
        <w:t xml:space="preserve">However—and this is crucial for Flux—when opportunity costs are made </w:t>
      </w:r>
      <w:r>
        <w:rPr>
          <w:b/>
          <w:bCs/>
        </w:rPr>
        <w:t>salient</w:t>
      </w:r>
      <w:r>
        <w:t>, behavior changes significantly. Visual representation of foregone earnings, concrete dollar amounts (“You missed $5 today”), cumulative tracking (“$150 potential earnings this month, $47 earned”), and comparison to realized earnings (“You’re capturing 60% of potential”) all increase the psychological impact of opportunity cost.</w:t>
      </w:r>
    </w:p>
    <w:p w14:paraId="1188475B" w14:textId="77777777" w:rsidR="00A55923" w:rsidRDefault="007B3536">
      <w:pPr>
        <w:pStyle w:val="Heading2"/>
      </w:pPr>
      <w:bookmarkStart w:id="28" w:name="why-opportunity-cost-over-loss-aversion"/>
      <w:bookmarkEnd w:id="27"/>
      <w:r>
        <w:t>Why Opportunity Cost Over Loss Aversion</w:t>
      </w:r>
    </w:p>
    <w:p w14:paraId="1188475C" w14:textId="77777777" w:rsidR="00A55923" w:rsidRDefault="007B3536">
      <w:pPr>
        <w:pStyle w:val="FirstParagraph"/>
      </w:pPr>
      <w:r>
        <w:t>Flux’s opportunity cost model offers several advantages over pure loss aversion. There’s an ethical consideration: taking users’ money (like StickK or Beeminder) feels punitive and creates resentment, especially for users struggling due to mental health, ADHD, or chronic illness. The scalability is better: a self-funded model eliminates the need for external payment infrastructure beyond basic banking services—no penalty collection, fund redistribution, or dispute handling.</w:t>
      </w:r>
    </w:p>
    <w:p w14:paraId="1188475D" w14:textId="77777777" w:rsidR="00A55923" w:rsidRDefault="007B3536">
      <w:pPr>
        <w:pStyle w:val="BodyText"/>
      </w:pPr>
      <w:r>
        <w:t>Psychological safety matters too. Research shows harsh penalties increase short-term compliance but reduce long-term engagement. Users abandon systems that feel too punishing. And there’s brand positioning: Flux is about empowerment and growth, not punishment. Opportunity cost framing aligns with a positive, optimistic brand identity that attracts rather than intimidates.</w:t>
      </w:r>
    </w:p>
    <w:p w14:paraId="1188475E" w14:textId="77777777" w:rsidR="00A55923" w:rsidRDefault="007B3536">
      <w:pPr>
        <w:pStyle w:val="Heading2"/>
      </w:pPr>
      <w:bookmarkStart w:id="29" w:name="the-critical-validation-question"/>
      <w:bookmarkEnd w:id="28"/>
      <w:r>
        <w:t>The Critical Validation Question</w:t>
      </w:r>
    </w:p>
    <w:p w14:paraId="1188475F" w14:textId="77777777" w:rsidR="00A55923" w:rsidRDefault="007B3536">
      <w:pPr>
        <w:pStyle w:val="FirstParagraph"/>
      </w:pPr>
      <w:r>
        <w:t>Here’s the open question: will opportunity cost motivation match loss aversion’s effectiveness? Loss aversion research uses real penalties—participants actually lose money. Flux’s model is conceptually similar but mechanically different. The Phase 2 and 3 validations must demonstrate that opportunity cost, when made sufficiently salient, drives behavior change at comparable rates.</w:t>
      </w:r>
    </w:p>
    <w:p w14:paraId="11884760" w14:textId="77777777" w:rsidR="00A55923" w:rsidRDefault="007B3536">
      <w:pPr>
        <w:pStyle w:val="BodyText"/>
      </w:pPr>
      <w:r>
        <w:t>Success metrics include: users with opportunity cost visibility showing higher completion rates than control groups, “capture rate” (earned divided by potential) correlating with habit strength scores, and users reporting in qualitative feedback that they’re motivated by “not wanting to miss earnings.” If these don’t materialize, the business model requires fundamental revision.</w:t>
      </w:r>
    </w:p>
    <w:p w14:paraId="11884761" w14:textId="77777777" w:rsidR="00A55923" w:rsidRDefault="007B3536">
      <w:r>
        <w:pict w14:anchorId="11884788">
          <v:rect id="_x0000_i1032" style="width:0;height:1.5pt" o:hralign="center" o:hrstd="t" o:hr="t"/>
        </w:pict>
      </w:r>
    </w:p>
    <w:p w14:paraId="11884762" w14:textId="77777777" w:rsidR="00A55923" w:rsidRDefault="007B3536">
      <w:pPr>
        <w:pStyle w:val="Heading1"/>
      </w:pPr>
      <w:bookmarkStart w:id="30" w:name="personal-analytics-data-visualization"/>
      <w:bookmarkEnd w:id="29"/>
      <w:bookmarkEnd w:id="26"/>
      <w:r>
        <w:lastRenderedPageBreak/>
        <w:t>7. PERSONAL ANALYTICS &amp; DATA VISUALIZATION</w:t>
      </w:r>
    </w:p>
    <w:p w14:paraId="11884763" w14:textId="77777777" w:rsidR="00A55923" w:rsidRDefault="007B3536">
      <w:pPr>
        <w:pStyle w:val="FirstParagraph"/>
      </w:pPr>
      <w:r>
        <w:t>Do interactive data visualizations drive behavior change more effectively than passive dashboards? Research on the Quantified Self movement and self-monitoring interventions provides clear answers.</w:t>
      </w:r>
    </w:p>
    <w:p w14:paraId="11884764" w14:textId="77777777" w:rsidR="00A55923" w:rsidRDefault="007B3536">
      <w:pPr>
        <w:pStyle w:val="Heading2"/>
      </w:pPr>
      <w:bookmarkStart w:id="31" w:name="the-self-monitoring-effect"/>
      <w:r>
        <w:t>The Self-Monitoring Effect</w:t>
      </w:r>
    </w:p>
    <w:p w14:paraId="11884765" w14:textId="77777777" w:rsidR="00A55923" w:rsidRDefault="007B3536">
      <w:pPr>
        <w:pStyle w:val="FirstParagraph"/>
      </w:pPr>
      <w:r>
        <w:t>Research on personal analytics platforms like Fitbit, Apple Health, and Strava shows that users who regularly review their data demonstrate 30-40% higher goal achievement compared to those who don’t. Visualization matters—charts, graphs, and progress bars prove more motivating than raw numbers. Interactivity increases engagement; the ability to filter data, compare time periods, and drill into details keeps users returning. And historical context is essential: seeing progress over time (“You’ve improved 23%</w:t>
      </w:r>
      <w:r>
        <w:t xml:space="preserve"> since last month”) motivates more powerfully than current state alone.</w:t>
      </w:r>
    </w:p>
    <w:p w14:paraId="11884766" w14:textId="77777777" w:rsidR="00A55923" w:rsidRDefault="007B3536">
      <w:pPr>
        <w:pStyle w:val="BodyText"/>
      </w:pPr>
      <w:r>
        <w:t>Systematic reviews on self-monitoring interventions find consistent effects across behaviors: weight loss, exercise, spending, time management. Effect sizes are small to moderate (Cohen’s d = 0.2-0.5). The critical factor? Feedback must be immediate and actionable. Passive tracking—automatic background logging—proves less effective than active engagement with data. People need to interact with their metrics, not just generate them.</w:t>
      </w:r>
    </w:p>
    <w:p w14:paraId="11884767" w14:textId="77777777" w:rsidR="00A55923" w:rsidRDefault="007B3536">
      <w:pPr>
        <w:pStyle w:val="Heading2"/>
      </w:pPr>
      <w:bookmarkStart w:id="32" w:name="fluxs-analytics-strategy"/>
      <w:bookmarkEnd w:id="31"/>
      <w:r>
        <w:t>Flux’s Analytics Strategy</w:t>
      </w:r>
    </w:p>
    <w:p w14:paraId="11884768" w14:textId="77777777" w:rsidR="00A55923" w:rsidRDefault="007B3536">
      <w:pPr>
        <w:pStyle w:val="FirstParagraph"/>
      </w:pPr>
      <w:r>
        <w:t>Flux’s portfolio dashboard positions analytics as “investment performance” rather than “habit completion”—the financial metaphor frames behavior tracking as serious personal optimization rather than casual self-improvement. The analytics are multi-dimensional: completion rate, actual transfers, potential earnings, habit strength scores, and comparative percentiles through behavioral indices. Each metric tells part of the story.</w:t>
      </w:r>
    </w:p>
    <w:p w14:paraId="11884769" w14:textId="77777777" w:rsidR="00A55923" w:rsidRDefault="007B3536">
      <w:pPr>
        <w:pStyle w:val="BodyText"/>
      </w:pPr>
      <w:r>
        <w:t>Users can explore interactively—filtering by time period, habit category, comparing habits, drilling into specific metrics. The professional aesthetic, inspired by Bloomberg Terminal design, attracts data-driven users and positions Flux as a serious productivity tool rather than a casual app. This differentiation matters in a crowded market where most habit trackers provide basic charts showing completed versus missed days.</w:t>
      </w:r>
    </w:p>
    <w:p w14:paraId="1188476A" w14:textId="77777777" w:rsidR="00A55923" w:rsidRDefault="007B3536">
      <w:pPr>
        <w:pStyle w:val="BodyText"/>
      </w:pPr>
      <w:r>
        <w:t>What makes Flux’s analytics genuinely different? Financial context—every metric ties to money, making abstract “progress” concrete. Comparative benchmarking through behavioral indices provides external validation. Professional-grade tools including advanced filtering, multiple chart types, and export capabilities appeal to power users. And longitudinal analysis tracks habit strength progression over months and years, showing the journey from conscious effort to automaticity.</w:t>
      </w:r>
    </w:p>
    <w:p w14:paraId="1188476B" w14:textId="77777777" w:rsidR="00A55923" w:rsidRDefault="007B3536">
      <w:r>
        <w:pict w14:anchorId="11884789">
          <v:rect id="_x0000_i1033" style="width:0;height:1.5pt" o:hralign="center" o:hrstd="t" o:hr="t"/>
        </w:pict>
      </w:r>
    </w:p>
    <w:p w14:paraId="1188476C" w14:textId="77777777" w:rsidR="00A55923" w:rsidRDefault="007B3536">
      <w:pPr>
        <w:pStyle w:val="Heading1"/>
      </w:pPr>
      <w:bookmarkStart w:id="33" w:name="conclusion"/>
      <w:bookmarkEnd w:id="32"/>
      <w:bookmarkEnd w:id="30"/>
      <w:r>
        <w:lastRenderedPageBreak/>
        <w:t>CONCLUSION</w:t>
      </w:r>
    </w:p>
    <w:p w14:paraId="1188476D" w14:textId="77777777" w:rsidR="00A55923" w:rsidRDefault="007B3536">
      <w:pPr>
        <w:pStyle w:val="FirstParagraph"/>
      </w:pPr>
      <w:r>
        <w:t>Flux’s core value propositions are supported by decades of rigorous academic research across psychology, behavioral economics, and health behavior science. The “triple moat” of AI chat interface, real money accountability, and behavioral indices combines three independently validated mechanisms into a unique product that would be extraordinarily difficult for competitors to replicate.</w:t>
      </w:r>
    </w:p>
    <w:p w14:paraId="1188476E" w14:textId="77777777" w:rsidR="00A55923" w:rsidRDefault="007B3536">
      <w:pPr>
        <w:pStyle w:val="Heading2"/>
      </w:pPr>
      <w:bookmarkStart w:id="34" w:name="strength-of-evidence-where-we-stand"/>
      <w:r>
        <w:t>Strength of Evidence: Where We Stand</w:t>
      </w:r>
    </w:p>
    <w:p w14:paraId="1188476F" w14:textId="77777777" w:rsidR="00A55923" w:rsidRDefault="007B3536">
      <w:pPr>
        <w:pStyle w:val="FirstParagraph"/>
      </w:pPr>
      <w:r>
        <w:t>AI chat interface has strong evidence for form fatigue reduction and moderate evidence for chat effectiveness in simple tasks, with critical dependency on implementation quality. Real money accountability shows very strong evidence across multiple RCTs—financial incentives consistently outperform gamification alone. Commitment devices have strong evidence, particularly for time-inconsistent decision makers, with self-funded commitment shown to increase savings 81%. Social comparison brings very strong evide</w:t>
      </w:r>
      <w:r>
        <w:t>nce across 60+ years of research, with percentile rankings particularly effective.</w:t>
      </w:r>
    </w:p>
    <w:p w14:paraId="11884770" w14:textId="77777777" w:rsidR="00A55923" w:rsidRDefault="007B3536">
      <w:pPr>
        <w:pStyle w:val="BodyText"/>
      </w:pPr>
      <w:r>
        <w:t>Habit strength scores have strong validation—the SRHI framework has been validated in hundreds of studies, and the 66-day automaticity threshold is well-established. Opportunity cost shows moderate-to-strong evidence with effect sizes of 0.22-0.85 when made salient, though Flux’s specific implementation needs validation. Personal analytics demonstrates moderate evidence overall, with self-monitoring showing small-to-moderate effects and interactive visualization increasing engagement.</w:t>
      </w:r>
    </w:p>
    <w:p w14:paraId="11884771" w14:textId="77777777" w:rsidR="00A55923" w:rsidRDefault="007B3536">
      <w:pPr>
        <w:pStyle w:val="Heading2"/>
      </w:pPr>
      <w:bookmarkStart w:id="35" w:name="the-critical-open-questions"/>
      <w:bookmarkEnd w:id="34"/>
      <w:r>
        <w:t>The Critical Open Questions</w:t>
      </w:r>
    </w:p>
    <w:p w14:paraId="11884772" w14:textId="77777777" w:rsidR="00A55923" w:rsidRDefault="007B3536">
      <w:pPr>
        <w:pStyle w:val="FirstParagraph"/>
      </w:pPr>
      <w:r>
        <w:t xml:space="preserve">Four questions require validation before we can confidently scale. First: will AI chat drive 80%+ adoption? Research shows chat works for simple tasks, but Flux’s success depends on users </w:t>
      </w:r>
      <w:r>
        <w:rPr>
          <w:i/>
          <w:iCs/>
        </w:rPr>
        <w:t>preferring</w:t>
      </w:r>
      <w:r>
        <w:t xml:space="preserve"> it over forms. This is the foundational hypothesis—if it fails, the product’s primary differentiator collapses.</w:t>
      </w:r>
    </w:p>
    <w:p w14:paraId="11884773" w14:textId="77777777" w:rsidR="00A55923" w:rsidRDefault="007B3536">
      <w:pPr>
        <w:pStyle w:val="BodyText"/>
      </w:pPr>
      <w:r>
        <w:t>Second: does opportunity cost match loss aversion’s power? Studies show loss aversion works with real penalties. Flux’s model (foregone earnings) is ethically superior but unproven at scale. We must validate that opportunity cost drives comparable behavior change.</w:t>
      </w:r>
    </w:p>
    <w:p w14:paraId="11884774" w14:textId="77777777" w:rsidR="00A55923" w:rsidRDefault="007B3536">
      <w:pPr>
        <w:pStyle w:val="BodyText"/>
      </w:pPr>
      <w:r>
        <w:t>Third: will users self-fund meaningful transfer amounts? External incentive studies use $2-14/week from researchers. Will users voluntarily set amounts high enough to motivate? Too low eliminates accountability; too high triggers abandonment.</w:t>
      </w:r>
    </w:p>
    <w:p w14:paraId="11884775" w14:textId="77777777" w:rsidR="00A55923" w:rsidRDefault="007B3536">
      <w:pPr>
        <w:pStyle w:val="BodyText"/>
      </w:pPr>
      <w:r>
        <w:t>Fourth: do behavioral indices motivate without creating anxiety? Social comparison can backfire. We must validate that anonymized indices drive engagement without triggering comparison anxiety, perfectionism, or resentment.</w:t>
      </w:r>
    </w:p>
    <w:p w14:paraId="11884776" w14:textId="77777777" w:rsidR="00A55923" w:rsidRDefault="007B3536">
      <w:pPr>
        <w:pStyle w:val="Heading2"/>
      </w:pPr>
      <w:bookmarkStart w:id="36" w:name="the-validation-path-forward"/>
      <w:bookmarkEnd w:id="35"/>
      <w:r>
        <w:lastRenderedPageBreak/>
        <w:t>The Validation Path Forward</w:t>
      </w:r>
    </w:p>
    <w:p w14:paraId="11884777" w14:textId="77777777" w:rsidR="00A55923" w:rsidRDefault="007B3536">
      <w:pPr>
        <w:pStyle w:val="FirstParagraph"/>
      </w:pPr>
      <w:r>
        <w:t>Phase 1 (Discovery, current stage) establishes technical feasibility through Stripe Treasury and Plaid integration, maps regulatory requirements and compliance costs, and develops realistic development timelines and budget estimates.</w:t>
      </w:r>
    </w:p>
    <w:p w14:paraId="11884778" w14:textId="77777777" w:rsidR="00A55923" w:rsidRDefault="007B3536">
      <w:pPr>
        <w:pStyle w:val="BodyText"/>
      </w:pPr>
      <w:r>
        <w:t>Phase 2 (Concept Validation, pre-banking) tests core hypotheses with simulated money flows using play money to test psychology, tracks AI chat adoption rates, conducts user interviews on opportunity cost framing, and prototypes behavioral indices. The go/no-go decision: if chat adoption falls below 70% or users report confusion and friction, we iterate on UX before expensive banking build.</w:t>
      </w:r>
    </w:p>
    <w:p w14:paraId="11884779" w14:textId="77777777" w:rsidR="00A55923" w:rsidRDefault="007B3536">
      <w:pPr>
        <w:pStyle w:val="BodyText"/>
      </w:pPr>
      <w:r>
        <w:t>Phase 3 (Real Money Validation) launches an MVP with actual banking for 50-100 users, measuring transfer amounts, completion rates, and 90-day retention. We validate opportunity cost motivation strength and test behavioral indices engagement. The go/no-go decision: if users don’t self-fund meaningful amounts or 90-day retention falls below 30%, the business model needs revision.</w:t>
      </w:r>
    </w:p>
    <w:p w14:paraId="1188477A" w14:textId="77777777" w:rsidR="00A55923" w:rsidRDefault="007B3536">
      <w:pPr>
        <w:pStyle w:val="BodyText"/>
      </w:pPr>
      <w:r>
        <w:t>Phase 4 (Scale) rolls out full banking infrastructure, launches behavioral indices with real aggregate data, activates the revenue model through subscription tiers, and explores data licensing opportunities.</w:t>
      </w:r>
    </w:p>
    <w:p w14:paraId="1188477B" w14:textId="77777777" w:rsidR="00A55923" w:rsidRDefault="007B3536">
      <w:pPr>
        <w:pStyle w:val="Heading2"/>
      </w:pPr>
      <w:bookmarkStart w:id="37" w:name="final-assessment"/>
      <w:bookmarkEnd w:id="36"/>
      <w:r>
        <w:t>Final Assessment</w:t>
      </w:r>
    </w:p>
    <w:p w14:paraId="1188477C" w14:textId="77777777" w:rsidR="00A55923" w:rsidRDefault="007B3536">
      <w:pPr>
        <w:pStyle w:val="FirstParagraph"/>
      </w:pPr>
      <w:r>
        <w:t>The research strongly supports Flux’s core approach. The combination of AI chat, real money accountability, and behavioral indices has solid empirical backing across multiple disciplines. However, success depends on execution and validation of key assumptions—particularly chat adoption and opportunity cost effectiveness.</w:t>
      </w:r>
    </w:p>
    <w:p w14:paraId="1188477D" w14:textId="77777777" w:rsidR="00A55923" w:rsidRDefault="007B3536">
      <w:pPr>
        <w:pStyle w:val="BodyText"/>
      </w:pPr>
      <w:r>
        <w:rPr>
          <w:b/>
          <w:bCs/>
        </w:rPr>
        <w:t>The staged validation approach is not just prudent—it’s essential.</w:t>
      </w:r>
      <w:r>
        <w:t xml:space="preserve"> Testing core hypotheses with simulated money before committing $450,000+ to banking infrastructure allows course correction without catastrophic investment loss. This is the disciplined path forward.</w:t>
      </w:r>
    </w:p>
    <w:p w14:paraId="1188477E" w14:textId="77777777" w:rsidR="00A55923" w:rsidRDefault="007B3536">
      <w:pPr>
        <w:pStyle w:val="BodyText"/>
      </w:pPr>
      <w:r>
        <w:t>If the validations succeed, Flux has the potential to create a genuinely novel category at the intersection of behavioral finance, habit formation, and personal analytics—a space with no direct competitors and strong defensibility through both technical moat (banking infrastructure) and data moat (behavioral indices). The research validates the vision. Now we need to validate the execution.</w:t>
      </w:r>
    </w:p>
    <w:p w14:paraId="1188477F" w14:textId="77777777" w:rsidR="00A55923" w:rsidRDefault="007B3536">
      <w:r>
        <w:pict w14:anchorId="1188478A">
          <v:rect id="_x0000_i1034" style="width:0;height:1.5pt" o:hralign="center" o:hrstd="t" o:hr="t"/>
        </w:pict>
      </w:r>
    </w:p>
    <w:p w14:paraId="11884780" w14:textId="77777777" w:rsidR="00A55923" w:rsidRDefault="007B3536">
      <w:r>
        <w:pict w14:anchorId="1188478B">
          <v:rect id="_x0000_i1035" style="width:0;height:1.5pt" o:hralign="center" o:hrstd="t" o:hr="t"/>
        </w:pict>
      </w:r>
    </w:p>
    <w:bookmarkEnd w:id="37"/>
    <w:bookmarkEnd w:id="33"/>
    <w:sectPr w:rsidR="00A55923">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84790" w14:textId="77777777" w:rsidR="007B3536" w:rsidRDefault="007B3536">
      <w:pPr>
        <w:spacing w:after="0"/>
      </w:pPr>
      <w:r>
        <w:separator/>
      </w:r>
    </w:p>
  </w:endnote>
  <w:endnote w:type="continuationSeparator" w:id="0">
    <w:p w14:paraId="11884792" w14:textId="77777777" w:rsidR="007B3536" w:rsidRDefault="007B353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8AF83" w14:textId="77777777" w:rsidR="007B3536" w:rsidRDefault="007B35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8478C" w14:textId="77777777" w:rsidR="00A55923" w:rsidRDefault="007B3536">
      <w:r>
        <w:separator/>
      </w:r>
    </w:p>
  </w:footnote>
  <w:footnote w:type="continuationSeparator" w:id="0">
    <w:p w14:paraId="1188478D" w14:textId="77777777" w:rsidR="00A55923" w:rsidRDefault="007B35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CB4CD" w14:textId="77777777" w:rsidR="007B3536" w:rsidRDefault="007B35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832D04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651249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55923"/>
    <w:rsid w:val="00193391"/>
    <w:rsid w:val="007B3536"/>
    <w:rsid w:val="00A55923"/>
    <w:rsid w:val="00AB162F"/>
    <w:rsid w:val="00BC3E93"/>
    <w:rsid w:val="00ED459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1188470A"/>
  <w15:docId w15:val="{482903C4-CAB1-4370-B8A8-D73614419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7B3536"/>
    <w:pPr>
      <w:tabs>
        <w:tab w:val="center" w:pos="4680"/>
        <w:tab w:val="right" w:pos="9360"/>
      </w:tabs>
      <w:spacing w:after="0"/>
    </w:pPr>
  </w:style>
  <w:style w:type="character" w:customStyle="1" w:styleId="HeaderChar">
    <w:name w:val="Header Char"/>
    <w:basedOn w:val="DefaultParagraphFont"/>
    <w:link w:val="Header"/>
    <w:rsid w:val="007B3536"/>
  </w:style>
  <w:style w:type="paragraph" w:styleId="Footer">
    <w:name w:val="footer"/>
    <w:basedOn w:val="Normal"/>
    <w:link w:val="FooterChar"/>
    <w:rsid w:val="007B3536"/>
    <w:pPr>
      <w:tabs>
        <w:tab w:val="center" w:pos="4680"/>
        <w:tab w:val="right" w:pos="9360"/>
      </w:tabs>
      <w:spacing w:after="0"/>
    </w:pPr>
  </w:style>
  <w:style w:type="character" w:customStyle="1" w:styleId="FooterChar">
    <w:name w:val="Footer Char"/>
    <w:basedOn w:val="DefaultParagraphFont"/>
    <w:link w:val="Footer"/>
    <w:rsid w:val="007B3536"/>
  </w:style>
  <w:style w:type="paragraph" w:styleId="Revision">
    <w:name w:val="Revision"/>
    <w:hidden/>
    <w:rsid w:val="007B353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4718</Words>
  <Characters>26893</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Ryan Watters</cp:lastModifiedBy>
  <cp:revision>2</cp:revision>
  <dcterms:created xsi:type="dcterms:W3CDTF">2025-11-23T21:09:00Z</dcterms:created>
  <dcterms:modified xsi:type="dcterms:W3CDTF">2025-11-23T21:12:00Z</dcterms:modified>
</cp:coreProperties>
</file>